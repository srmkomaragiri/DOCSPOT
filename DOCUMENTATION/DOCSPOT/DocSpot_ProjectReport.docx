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                                  DOCSPOT PROJECT REPORT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1. INTRODUCTION</w:t>
      </w:r>
    </w:p>
    <w:p w:rsidR="00000000" w:rsidDel="00000000" w:rsidP="00000000" w:rsidRDefault="00000000" w:rsidRPr="00000000" w14:paraId="00000004">
      <w:pPr>
        <w:rPr>
          <w:b w:val="1"/>
        </w:rPr>
      </w:pPr>
      <w:r w:rsidDel="00000000" w:rsidR="00000000" w:rsidRPr="00000000">
        <w:rPr>
          <w:b w:val="1"/>
          <w:rtl w:val="0"/>
        </w:rPr>
        <w:t xml:space="preserve">1.1 Project Overview</w:t>
      </w:r>
    </w:p>
    <w:p w:rsidR="00000000" w:rsidDel="00000000" w:rsidP="00000000" w:rsidRDefault="00000000" w:rsidRPr="00000000" w14:paraId="00000005">
      <w:pPr>
        <w:rPr/>
      </w:pPr>
      <w:r w:rsidDel="00000000" w:rsidR="00000000" w:rsidRPr="00000000">
        <w:rPr>
          <w:rtl w:val="0"/>
        </w:rPr>
        <w:t xml:space="preserve">The project titled "DocSpot – Seamless Doctor Appointment Booking System" aims to simplify the process of booking doctor appointments through an online platform. The system allows patients to register, browse doctors by specialty or location, book appointments, and manage their schedules efficiently. Doctors can view and update their availability, while administrators oversee the overall functioning of the platform. </w:t>
      </w:r>
    </w:p>
    <w:p w:rsidR="00000000" w:rsidDel="00000000" w:rsidP="00000000" w:rsidRDefault="00000000" w:rsidRPr="00000000" w14:paraId="00000006">
      <w:pPr>
        <w:rPr/>
      </w:pPr>
      <w:r w:rsidDel="00000000" w:rsidR="00000000" w:rsidRPr="00000000">
        <w:rPr>
          <w:rtl w:val="0"/>
        </w:rPr>
        <w:t xml:space="preserve">This system eliminates the need for phone calls and in-person visits for booking appointments, thereby saving time and improving healthcare accessibility.</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1.2 Purpose</w:t>
      </w:r>
    </w:p>
    <w:p w:rsidR="00000000" w:rsidDel="00000000" w:rsidP="00000000" w:rsidRDefault="00000000" w:rsidRPr="00000000" w14:paraId="00000009">
      <w:pPr>
        <w:rPr/>
      </w:pPr>
      <w:r w:rsidDel="00000000" w:rsidR="00000000" w:rsidRPr="00000000">
        <w:rPr>
          <w:rtl w:val="0"/>
        </w:rPr>
        <w:t xml:space="preserve">The purpose of this project is to provide a user-friendly digital solution that connects patients with healthcare professionals efficiently. It ensures:</w:t>
      </w:r>
    </w:p>
    <w:p w:rsidR="00000000" w:rsidDel="00000000" w:rsidP="00000000" w:rsidRDefault="00000000" w:rsidRPr="00000000" w14:paraId="0000000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Easy access to medical services</w:t>
      </w:r>
    </w:p>
    <w:p w:rsidR="00000000" w:rsidDel="00000000" w:rsidP="00000000" w:rsidRDefault="00000000" w:rsidRPr="00000000" w14:paraId="0000000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Reduced waiting times</w:t>
      </w:r>
    </w:p>
    <w:p w:rsidR="00000000" w:rsidDel="00000000" w:rsidP="00000000" w:rsidRDefault="00000000" w:rsidRPr="00000000" w14:paraId="0000000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Better appointment management for both patients and doctors</w:t>
      </w:r>
    </w:p>
    <w:p w:rsidR="00000000" w:rsidDel="00000000" w:rsidP="00000000" w:rsidRDefault="00000000" w:rsidRPr="00000000" w14:paraId="0000000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Improved healthcare delivery through technology</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2. IDEATION PHASE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2.1 Problem Statement</w:t>
      </w:r>
    </w:p>
    <w:p w:rsidR="00000000" w:rsidDel="00000000" w:rsidP="00000000" w:rsidRDefault="00000000" w:rsidRPr="00000000" w14:paraId="00000012">
      <w:pPr>
        <w:rPr/>
      </w:pPr>
      <w:r w:rsidDel="00000000" w:rsidR="00000000" w:rsidRPr="00000000">
        <w:rPr>
          <w:rtl w:val="0"/>
        </w:rPr>
        <w:t xml:space="preserve">Patients face significant challenges when trying to book appointments with doctors due to long wait times, unavailability of slots, and lack of transparency in scheduling.</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How Might We:</w:t>
      </w:r>
    </w:p>
    <w:p w:rsidR="00000000" w:rsidDel="00000000" w:rsidP="00000000" w:rsidRDefault="00000000" w:rsidRPr="00000000" w14:paraId="00000015">
      <w:pPr>
        <w:rPr/>
      </w:pPr>
      <w:r w:rsidDel="00000000" w:rsidR="00000000" w:rsidRPr="00000000">
        <w:rPr>
          <w:rtl w:val="0"/>
        </w:rPr>
        <w:t xml:space="preserve">How might we allow patients to book doctor appointments quickly and conveniently from anywhere?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2.2 Empathy Map Canvas</w:t>
      </w:r>
    </w:p>
    <w:p w:rsidR="00000000" w:rsidDel="00000000" w:rsidP="00000000" w:rsidRDefault="00000000" w:rsidRPr="00000000" w14:paraId="00000018">
      <w:pPr>
        <w:rPr>
          <w:b w:val="1"/>
        </w:rPr>
      </w:pPr>
      <w:r w:rsidDel="00000000" w:rsidR="00000000" w:rsidRPr="00000000">
        <w:rPr>
          <w:rFonts w:ascii="Calibri" w:cs="Calibri" w:eastAsia="Calibri" w:hAnsi="Calibri"/>
          <w:color w:val="000000"/>
          <w:sz w:val="22"/>
          <w:szCs w:val="22"/>
        </w:rPr>
        <w:drawing>
          <wp:inline distB="0" distT="0" distL="0" distR="0">
            <wp:extent cx="5486400" cy="3850005"/>
            <wp:effectExtent b="0" l="0" r="0" t="0"/>
            <wp:docPr descr="Diagram&#10;&#10;Description automatically generated" id="1649555584" name="image2.jpg"/>
            <a:graphic>
              <a:graphicData uri="http://schemas.openxmlformats.org/drawingml/2006/picture">
                <pic:pic>
                  <pic:nvPicPr>
                    <pic:cNvPr descr="Diagram&#10;&#10;Description automatically generated" id="0" name="image2.jpg"/>
                    <pic:cNvPicPr preferRelativeResize="0"/>
                  </pic:nvPicPr>
                  <pic:blipFill>
                    <a:blip r:embed="rId7"/>
                    <a:srcRect b="0" l="0" r="0" t="0"/>
                    <a:stretch>
                      <a:fillRect/>
                    </a:stretch>
                  </pic:blipFill>
                  <pic:spPr>
                    <a:xfrm>
                      <a:off x="0" y="0"/>
                      <a:ext cx="5486400" cy="385000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Says:</w:t>
      </w:r>
    </w:p>
    <w:p w:rsidR="00000000" w:rsidDel="00000000" w:rsidP="00000000" w:rsidRDefault="00000000" w:rsidRPr="00000000" w14:paraId="0000001A">
      <w:pPr>
        <w:rPr/>
      </w:pPr>
      <w:r w:rsidDel="00000000" w:rsidR="00000000" w:rsidRPr="00000000">
        <w:rPr>
          <w:rtl w:val="0"/>
        </w:rPr>
        <w:t xml:space="preserve">“I wish I could book a doctor’s appointment without calling.”</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Thinks:</w:t>
      </w:r>
    </w:p>
    <w:p w:rsidR="00000000" w:rsidDel="00000000" w:rsidP="00000000" w:rsidRDefault="00000000" w:rsidRPr="00000000" w14:paraId="0000001D">
      <w:pPr>
        <w:rPr/>
      </w:pPr>
      <w:r w:rsidDel="00000000" w:rsidR="00000000" w:rsidRPr="00000000">
        <w:rPr>
          <w:rtl w:val="0"/>
        </w:rPr>
        <w:t xml:space="preserve">“Why can’t I see available slots online?”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Feels:</w:t>
      </w:r>
    </w:p>
    <w:p w:rsidR="00000000" w:rsidDel="00000000" w:rsidP="00000000" w:rsidRDefault="00000000" w:rsidRPr="00000000" w14:paraId="00000020">
      <w:pPr>
        <w:rPr/>
      </w:pPr>
      <w:r w:rsidDel="00000000" w:rsidR="00000000" w:rsidRPr="00000000">
        <w:rPr>
          <w:rtl w:val="0"/>
        </w:rPr>
        <w:t xml:space="preserve">Frustrated, anxious about missing appointments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Does:</w:t>
      </w:r>
    </w:p>
    <w:p w:rsidR="00000000" w:rsidDel="00000000" w:rsidP="00000000" w:rsidRDefault="00000000" w:rsidRPr="00000000" w14:paraId="00000023">
      <w:pPr>
        <w:rPr/>
      </w:pPr>
      <w:r w:rsidDel="00000000" w:rsidR="00000000" w:rsidRPr="00000000">
        <w:rPr>
          <w:rtl w:val="0"/>
        </w:rPr>
        <w:t xml:space="preserve">Tries to call clinics during office hours, searches online for availability</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2.3 Brainstorming</w:t>
      </w:r>
    </w:p>
    <w:p w:rsidR="00000000" w:rsidDel="00000000" w:rsidP="00000000" w:rsidRDefault="00000000" w:rsidRPr="00000000" w14:paraId="00000026">
      <w:pPr>
        <w:rPr/>
      </w:pPr>
      <w:r w:rsidDel="00000000" w:rsidR="00000000" w:rsidRPr="00000000">
        <w:rPr>
          <w:rtl w:val="0"/>
        </w:rPr>
        <w:t xml:space="preserve">During the brainstorming session, the team explored ideas such as:</w:t>
      </w:r>
    </w:p>
    <w:p w:rsidR="00000000" w:rsidDel="00000000" w:rsidP="00000000" w:rsidRDefault="00000000" w:rsidRPr="00000000" w14:paraId="0000002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calendar integration</w:t>
      </w:r>
    </w:p>
    <w:p w:rsidR="00000000" w:rsidDel="00000000" w:rsidP="00000000" w:rsidRDefault="00000000" w:rsidRPr="00000000" w14:paraId="0000002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AI-based doctor matching</w:t>
      </w:r>
    </w:p>
    <w:p w:rsidR="00000000" w:rsidDel="00000000" w:rsidP="00000000" w:rsidRDefault="00000000" w:rsidRPr="00000000" w14:paraId="0000002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Real-time notifications for cancellations</w:t>
      </w:r>
    </w:p>
    <w:p w:rsidR="00000000" w:rsidDel="00000000" w:rsidP="00000000" w:rsidRDefault="00000000" w:rsidRPr="00000000" w14:paraId="0000002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with telemedicine platforms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3. REQUIREMENT ANALYSIS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3.1 Customer Journey Map</w:t>
      </w:r>
    </w:p>
    <w:p w:rsidR="00000000" w:rsidDel="00000000" w:rsidP="00000000" w:rsidRDefault="00000000" w:rsidRPr="00000000" w14:paraId="0000002F">
      <w:pPr>
        <w:rPr/>
      </w:pPr>
      <w:r w:rsidDel="00000000" w:rsidR="00000000" w:rsidRPr="00000000">
        <w:rPr>
          <w:rtl w:val="0"/>
        </w:rPr>
        <w:t xml:space="preserve">The customer journey includes the following key stages:</w:t>
      </w:r>
    </w:p>
    <w:p w:rsidR="00000000" w:rsidDel="00000000" w:rsidP="00000000" w:rsidRDefault="00000000" w:rsidRPr="00000000" w14:paraId="0000003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Awareness: User learns about the app.</w:t>
      </w:r>
    </w:p>
    <w:p w:rsidR="00000000" w:rsidDel="00000000" w:rsidP="00000000" w:rsidRDefault="00000000" w:rsidRPr="00000000" w14:paraId="0000003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Registration/Login: New users sign up; existing users log in.</w:t>
      </w:r>
    </w:p>
    <w:p w:rsidR="00000000" w:rsidDel="00000000" w:rsidP="00000000" w:rsidRDefault="00000000" w:rsidRPr="00000000" w14:paraId="0000003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Searching for a Doctor: Filters by specialty, location, and availability.</w:t>
      </w:r>
    </w:p>
    <w:p w:rsidR="00000000" w:rsidDel="00000000" w:rsidP="00000000" w:rsidRDefault="00000000" w:rsidRPr="00000000" w14:paraId="0000003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Booking an Appointment: Select date/time and upload documents.</w:t>
      </w:r>
    </w:p>
    <w:p w:rsidR="00000000" w:rsidDel="00000000" w:rsidP="00000000" w:rsidRDefault="00000000" w:rsidRPr="00000000" w14:paraId="0000003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Confirmation &amp; Notification: Gets confirmation via email/app notification.</w:t>
      </w:r>
    </w:p>
    <w:p w:rsidR="00000000" w:rsidDel="00000000" w:rsidP="00000000" w:rsidRDefault="00000000" w:rsidRPr="00000000" w14:paraId="0000003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Post-Visit Follow-up: Receives summary and prescriptions digitally.</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3.2 Solution Requirement</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Functional Requirements:</w:t>
      </w:r>
    </w:p>
    <w:p w:rsidR="00000000" w:rsidDel="00000000" w:rsidP="00000000" w:rsidRDefault="00000000" w:rsidRPr="00000000" w14:paraId="0000003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Registration and Login (Patient &amp; Doctor)</w:t>
      </w:r>
    </w:p>
    <w:p w:rsidR="00000000" w:rsidDel="00000000" w:rsidP="00000000" w:rsidRDefault="00000000" w:rsidRPr="00000000" w14:paraId="0000003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Browse Doctors by Filters</w:t>
      </w:r>
    </w:p>
    <w:p w:rsidR="00000000" w:rsidDel="00000000" w:rsidP="00000000" w:rsidRDefault="00000000" w:rsidRPr="00000000" w14:paraId="0000003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Book/Cancel/Reschedule Appointments</w:t>
      </w:r>
    </w:p>
    <w:p w:rsidR="00000000" w:rsidDel="00000000" w:rsidP="00000000" w:rsidRDefault="00000000" w:rsidRPr="00000000" w14:paraId="0000003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Upload Medical Documents</w:t>
      </w:r>
    </w:p>
    <w:p w:rsidR="00000000" w:rsidDel="00000000" w:rsidP="00000000" w:rsidRDefault="00000000" w:rsidRPr="00000000" w14:paraId="0000003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Appointment Confirmation System</w:t>
      </w:r>
    </w:p>
    <w:p w:rsidR="00000000" w:rsidDel="00000000" w:rsidP="00000000" w:rsidRDefault="00000000" w:rsidRPr="00000000" w14:paraId="0000003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Dashboard for Monitoring</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Non-Functional Requirements:</w:t>
      </w:r>
    </w:p>
    <w:p w:rsidR="00000000" w:rsidDel="00000000" w:rsidP="00000000" w:rsidRDefault="00000000" w:rsidRPr="00000000" w14:paraId="0000004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Fast loading time (&lt;2 seconds)</w:t>
      </w:r>
    </w:p>
    <w:p w:rsidR="00000000" w:rsidDel="00000000" w:rsidP="00000000" w:rsidRDefault="00000000" w:rsidRPr="00000000" w14:paraId="0000004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Secure data handling (HIPAA compliance)</w:t>
      </w:r>
    </w:p>
    <w:p w:rsidR="00000000" w:rsidDel="00000000" w:rsidP="00000000" w:rsidRDefault="00000000" w:rsidRPr="00000000" w14:paraId="0000004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Mobile-responsive design</w:t>
      </w:r>
    </w:p>
    <w:p w:rsidR="00000000" w:rsidDel="00000000" w:rsidP="00000000" w:rsidRDefault="00000000" w:rsidRPr="00000000" w14:paraId="0000004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 uptime (99.9%)</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3.3 Data Flow Diagram</w:t>
      </w:r>
    </w:p>
    <w:p w:rsidR="00000000" w:rsidDel="00000000" w:rsidP="00000000" w:rsidRDefault="00000000" w:rsidRPr="00000000" w14:paraId="00000048">
      <w:pPr>
        <w:rPr/>
      </w:pPr>
      <w:r w:rsidDel="00000000" w:rsidR="00000000" w:rsidRPr="00000000">
        <w:rPr>
          <w:rtl w:val="0"/>
        </w:rPr>
        <w:t xml:space="preserve">Level 0 DFD:</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External Entities: Patient, Doctor, Admin</w:t>
      </w:r>
    </w:p>
    <w:p w:rsidR="00000000" w:rsidDel="00000000" w:rsidP="00000000" w:rsidRDefault="00000000" w:rsidRPr="00000000" w14:paraId="0000004B">
      <w:pPr>
        <w:rPr/>
      </w:pPr>
      <w:r w:rsidDel="00000000" w:rsidR="00000000" w:rsidRPr="00000000">
        <w:rPr>
          <w:rtl w:val="0"/>
        </w:rPr>
        <w:t xml:space="preserve">Processes: Registration, Booking, Approval, Notification</w:t>
      </w:r>
    </w:p>
    <w:p w:rsidR="00000000" w:rsidDel="00000000" w:rsidP="00000000" w:rsidRDefault="00000000" w:rsidRPr="00000000" w14:paraId="0000004C">
      <w:pPr>
        <w:rPr/>
      </w:pPr>
      <w:r w:rsidDel="00000000" w:rsidR="00000000" w:rsidRPr="00000000">
        <w:rPr>
          <w:rtl w:val="0"/>
        </w:rPr>
        <w:t xml:space="preserve">Data Stores: Users DB, Appointments DB, Doctor Profiles DB</w:t>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3.4 Technology Stack</w:t>
      </w:r>
    </w:p>
    <w:p w:rsidR="00000000" w:rsidDel="00000000" w:rsidP="00000000" w:rsidRDefault="00000000" w:rsidRPr="00000000" w14:paraId="0000004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Frontend: React.js / Flutter (for mobile)</w:t>
      </w:r>
    </w:p>
    <w:p w:rsidR="00000000" w:rsidDel="00000000" w:rsidP="00000000" w:rsidRDefault="00000000" w:rsidRPr="00000000" w14:paraId="0000005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Backend: Node.js / Django</w:t>
      </w:r>
    </w:p>
    <w:p w:rsidR="00000000" w:rsidDel="00000000" w:rsidP="00000000" w:rsidRDefault="00000000" w:rsidRPr="00000000" w14:paraId="0000005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MongoDB / PostgreSQL</w:t>
      </w:r>
    </w:p>
    <w:p w:rsidR="00000000" w:rsidDel="00000000" w:rsidP="00000000" w:rsidRDefault="00000000" w:rsidRPr="00000000" w14:paraId="0000005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Authentication: Firebase Auth / JWT</w:t>
      </w:r>
    </w:p>
    <w:p w:rsidR="00000000" w:rsidDel="00000000" w:rsidP="00000000" w:rsidRDefault="00000000" w:rsidRPr="00000000" w14:paraId="0000005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Hosting: AWS / Firebase Hosting</w:t>
      </w:r>
    </w:p>
    <w:p w:rsidR="00000000" w:rsidDel="00000000" w:rsidP="00000000" w:rsidRDefault="00000000" w:rsidRPr="00000000" w14:paraId="00000054">
      <w:pPr>
        <w:rPr>
          <w:b w:val="1"/>
        </w:rPr>
      </w:pPr>
      <w:r w:rsidDel="00000000" w:rsidR="00000000" w:rsidRPr="00000000">
        <w:rPr>
          <w:b w:val="1"/>
          <w:rtl w:val="0"/>
        </w:rPr>
        <w:t xml:space="preserve">4. PROJECT DESIGN</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4.1 Problem-Solution Fit</w:t>
      </w:r>
    </w:p>
    <w:p w:rsidR="00000000" w:rsidDel="00000000" w:rsidP="00000000" w:rsidRDefault="00000000" w:rsidRPr="00000000" w14:paraId="00000057">
      <w:pPr>
        <w:rPr/>
      </w:pPr>
      <w:r w:rsidDel="00000000" w:rsidR="00000000" w:rsidRPr="00000000">
        <w:rPr>
          <w:rtl w:val="0"/>
        </w:rPr>
        <w:t xml:space="preserve">The proposed solution addresses the problem of inefficient and time-consuming appointment booking by providing a centralized, digital platform accessible from any device.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4.2 Proposed Solution</w:t>
      </w:r>
    </w:p>
    <w:p w:rsidR="00000000" w:rsidDel="00000000" w:rsidP="00000000" w:rsidRDefault="00000000" w:rsidRPr="00000000" w14:paraId="0000005A">
      <w:pPr>
        <w:rPr/>
      </w:pPr>
      <w:r w:rsidDel="00000000" w:rsidR="00000000" w:rsidRPr="00000000">
        <w:rPr>
          <w:rtl w:val="0"/>
        </w:rPr>
        <w:t xml:space="preserve">A web and mobile application where:</w:t>
      </w:r>
    </w:p>
    <w:p w:rsidR="00000000" w:rsidDel="00000000" w:rsidP="00000000" w:rsidRDefault="00000000" w:rsidRPr="00000000" w14:paraId="0000005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Patients can search, book, and manage appointments</w:t>
      </w:r>
    </w:p>
    <w:p w:rsidR="00000000" w:rsidDel="00000000" w:rsidP="00000000" w:rsidRDefault="00000000" w:rsidRPr="00000000" w14:paraId="0000005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Doctors can accept/reject bookings and update availability</w:t>
      </w:r>
    </w:p>
    <w:p w:rsidR="00000000" w:rsidDel="00000000" w:rsidP="00000000" w:rsidRDefault="00000000" w:rsidRPr="00000000" w14:paraId="0000005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Admins can approve new doctors and monitor system usage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4.3 Solution Architecture</w:t>
      </w:r>
    </w:p>
    <w:p w:rsidR="00000000" w:rsidDel="00000000" w:rsidP="00000000" w:rsidRDefault="00000000" w:rsidRPr="00000000" w14:paraId="00000060">
      <w:pPr>
        <w:rPr/>
      </w:pPr>
      <w:r w:rsidDel="00000000" w:rsidR="00000000" w:rsidRPr="00000000">
        <w:rPr>
          <w:rtl w:val="0"/>
        </w:rPr>
        <w:t xml:space="preserve">Architecture Type: Client-Server Model</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Layers:</w:t>
      </w:r>
    </w:p>
    <w:p w:rsidR="00000000" w:rsidDel="00000000" w:rsidP="00000000" w:rsidRDefault="00000000" w:rsidRPr="00000000" w14:paraId="000000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Presentation Layer: Web/Mobile UI</w:t>
      </w:r>
    </w:p>
    <w:p w:rsidR="00000000" w:rsidDel="00000000" w:rsidP="00000000" w:rsidRDefault="00000000" w:rsidRPr="00000000" w14:paraId="000000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Business Logic Layer: API server using RESTful services</w:t>
      </w:r>
    </w:p>
    <w:p w:rsidR="00000000" w:rsidDel="00000000" w:rsidP="00000000" w:rsidRDefault="00000000" w:rsidRPr="00000000" w14:paraId="000000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Layer: Database and cloud storage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b w:val="1"/>
          <w:rtl w:val="0"/>
        </w:rPr>
        <w:t xml:space="preserve">5. PROJECT PLANNING &amp; SCHEDULING</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5.1 Project Planning</w:t>
      </w:r>
    </w:p>
    <w:p w:rsidR="00000000" w:rsidDel="00000000" w:rsidP="00000000" w:rsidRDefault="00000000" w:rsidRPr="00000000" w14:paraId="0000006A">
      <w:pPr>
        <w:rPr/>
      </w:pPr>
      <w:r w:rsidDel="00000000" w:rsidR="00000000" w:rsidRPr="00000000">
        <w:rPr>
          <w:rtl w:val="0"/>
        </w:rPr>
        <w:t xml:space="preserve">Agile Methodology was used with sprints of 6 days each:</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Sprint-1: 16 June 2025 - 18 June 2025:</w:t>
      </w:r>
      <w:r w:rsidDel="00000000" w:rsidR="00000000" w:rsidRPr="00000000">
        <w:rPr>
          <w:rtl w:val="0"/>
        </w:rPr>
        <w:t xml:space="preserve">User Authentication</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Sprint-2: 19 June 2025 – 20 June 2025: </w:t>
      </w:r>
      <w:r w:rsidDel="00000000" w:rsidR="00000000" w:rsidRPr="00000000">
        <w:rPr>
          <w:rtl w:val="0"/>
        </w:rPr>
        <w:t xml:space="preserve">Doctor Discovery &amp; Booking</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Sprint-3: 21 June 2025 - 23 June 2025: </w:t>
      </w:r>
      <w:r w:rsidDel="00000000" w:rsidR="00000000" w:rsidRPr="00000000">
        <w:rPr>
          <w:rtl w:val="0"/>
        </w:rPr>
        <w:t xml:space="preserve">Profile Management</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Sprint-4: 24 June 2025 - 26 June 2025: </w:t>
      </w:r>
      <w:r w:rsidDel="00000000" w:rsidR="00000000" w:rsidRPr="00000000">
        <w:rPr>
          <w:rtl w:val="0"/>
        </w:rPr>
        <w:t xml:space="preserve">Payment Integration &amp; Reviews</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6. FUNCTIONAL AND PERFORMANCE TESTING</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6.1 Performance Testing</w:t>
      </w:r>
    </w:p>
    <w:p w:rsidR="00000000" w:rsidDel="00000000" w:rsidP="00000000" w:rsidRDefault="00000000" w:rsidRPr="00000000" w14:paraId="00000074">
      <w:pPr>
        <w:rPr>
          <w:b w:val="1"/>
        </w:rPr>
      </w:pPr>
      <w:r w:rsidDel="00000000" w:rsidR="00000000" w:rsidRPr="00000000">
        <w:rPr>
          <w:b w:val="1"/>
          <w:rtl w:val="0"/>
        </w:rPr>
        <w:t xml:space="preserve">Tools Used:</w:t>
      </w:r>
    </w:p>
    <w:p w:rsidR="00000000" w:rsidDel="00000000" w:rsidP="00000000" w:rsidRDefault="00000000" w:rsidRPr="00000000" w14:paraId="000000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JMeter for load testing</w:t>
      </w:r>
    </w:p>
    <w:p w:rsidR="00000000" w:rsidDel="00000000" w:rsidP="00000000" w:rsidRDefault="00000000" w:rsidRPr="00000000" w14:paraId="0000007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Postman for API response testing</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Test Scenarios:</w:t>
      </w:r>
    </w:p>
    <w:p w:rsidR="00000000" w:rsidDel="00000000" w:rsidP="00000000" w:rsidRDefault="00000000" w:rsidRPr="00000000" w14:paraId="000000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Simulated 100 concurrent users</w:t>
      </w:r>
    </w:p>
    <w:p w:rsidR="00000000" w:rsidDel="00000000" w:rsidP="00000000" w:rsidRDefault="00000000" w:rsidRPr="00000000" w14:paraId="0000007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Measured API response time (&lt;1.5 sec)</w:t>
      </w:r>
    </w:p>
    <w:p w:rsidR="00000000" w:rsidDel="00000000" w:rsidP="00000000" w:rsidRDefault="00000000" w:rsidRPr="00000000" w14:paraId="0000007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Checked database query performance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7. RESULTS</w:t>
      </w:r>
    </w:p>
    <w:p w:rsidR="00000000" w:rsidDel="00000000" w:rsidP="00000000" w:rsidRDefault="00000000" w:rsidRPr="00000000" w14:paraId="0000007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handled peak load smoothly</w:t>
      </w:r>
    </w:p>
    <w:p w:rsidR="00000000" w:rsidDel="00000000" w:rsidP="00000000" w:rsidRDefault="00000000" w:rsidRPr="00000000" w14:paraId="0000007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Average response time: 1.2 seconds</w:t>
      </w:r>
    </w:p>
    <w:p w:rsidR="00000000" w:rsidDel="00000000" w:rsidP="00000000" w:rsidRDefault="00000000" w:rsidRPr="00000000" w14:paraId="0000008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crashes or timeouts recorded</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7.1 Output Screenshots:</w:t>
      </w:r>
    </w:p>
    <w:sdt>
      <w:sdtPr>
        <w:id w:val="-288192389"/>
        <w:tag w:val="goog_rdk_2"/>
      </w:sdtPr>
      <w:sdtContent>
        <w:p w:rsidR="00000000" w:rsidDel="00000000" w:rsidP="00000000" w:rsidRDefault="00000000" w:rsidRPr="00000000" w14:paraId="00000083">
          <w:pPr>
            <w:rPr>
              <w:ins w:author="Krishna Chaitanya Karicheti" w:id="0" w:date="2025-06-27T19:33:43Z"/>
            </w:rPr>
          </w:pPr>
          <w:sdt>
            <w:sdtPr>
              <w:id w:val="723484832"/>
              <w:tag w:val="goog_rdk_1"/>
            </w:sdtPr>
            <w:sdtContent>
              <w:ins w:author="Krishna Chaitanya Karicheti" w:id="0" w:date="2025-06-27T19:33:43Z">
                <w:r w:rsidDel="00000000" w:rsidR="00000000" w:rsidRPr="00000000">
                  <w:rPr>
                    <w:rtl w:val="0"/>
                  </w:rPr>
                </w:r>
              </w:ins>
            </w:sdtContent>
          </w:sdt>
        </w:p>
      </w:sdtContent>
    </w:sdt>
    <w:p w:rsidR="00000000" w:rsidDel="00000000" w:rsidP="00000000" w:rsidRDefault="00000000" w:rsidRPr="00000000" w14:paraId="00000084">
      <w:pPr>
        <w:rPr>
          <w:u w:val="single"/>
        </w:rPr>
      </w:pPr>
      <w:r w:rsidDel="00000000" w:rsidR="00000000" w:rsidRPr="00000000">
        <w:rPr>
          <w:u w:val="single"/>
          <w:rtl w:val="0"/>
        </w:rPr>
        <w:t xml:space="preserve">HOME  PAGE :</w:t>
      </w:r>
    </w:p>
    <w:p w:rsidR="00000000" w:rsidDel="00000000" w:rsidP="00000000" w:rsidRDefault="00000000" w:rsidRPr="00000000" w14:paraId="00000085">
      <w:pPr>
        <w:rPr>
          <w:u w:val="single"/>
        </w:rPr>
      </w:pPr>
      <w:r w:rsidDel="00000000" w:rsidR="00000000" w:rsidRPr="00000000">
        <w:rPr>
          <w:u w:val="single"/>
        </w:rPr>
        <w:drawing>
          <wp:inline distB="0" distT="0" distL="0" distR="0">
            <wp:extent cx="5486400" cy="2457450"/>
            <wp:effectExtent b="0" l="0" r="0" t="0"/>
            <wp:docPr id="1649555586" name="image5.png"/>
            <a:graphic>
              <a:graphicData uri="http://schemas.openxmlformats.org/drawingml/2006/picture">
                <pic:pic>
                  <pic:nvPicPr>
                    <pic:cNvPr id="0" name="image5.png"/>
                    <pic:cNvPicPr preferRelativeResize="0"/>
                  </pic:nvPicPr>
                  <pic:blipFill>
                    <a:blip r:embed="rId8"/>
                    <a:srcRect b="7843" l="0" r="0" t="7843"/>
                    <a:stretch>
                      <a:fillRect/>
                    </a:stretch>
                  </pic:blipFill>
                  <pic:spPr>
                    <a:xfrm>
                      <a:off x="0" y="0"/>
                      <a:ext cx="54864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u w:val="single"/>
        </w:rPr>
      </w:pPr>
      <w:r w:rsidDel="00000000" w:rsidR="00000000" w:rsidRPr="00000000">
        <w:rPr>
          <w:rtl w:val="0"/>
        </w:rPr>
      </w:r>
    </w:p>
    <w:p w:rsidR="00000000" w:rsidDel="00000000" w:rsidP="00000000" w:rsidRDefault="00000000" w:rsidRPr="00000000" w14:paraId="00000087">
      <w:pPr>
        <w:rPr>
          <w:u w:val="single"/>
        </w:rPr>
      </w:pPr>
      <w:r w:rsidDel="00000000" w:rsidR="00000000" w:rsidRPr="00000000">
        <w:rPr>
          <w:rtl w:val="0"/>
        </w:rPr>
      </w:r>
    </w:p>
    <w:p w:rsidR="00000000" w:rsidDel="00000000" w:rsidP="00000000" w:rsidRDefault="00000000" w:rsidRPr="00000000" w14:paraId="00000088">
      <w:pPr>
        <w:rPr>
          <w:u w:val="single"/>
        </w:rPr>
      </w:pPr>
      <w:r w:rsidDel="00000000" w:rsidR="00000000" w:rsidRPr="00000000">
        <w:rPr>
          <w:rtl w:val="0"/>
        </w:rPr>
      </w:r>
    </w:p>
    <w:p w:rsidR="00000000" w:rsidDel="00000000" w:rsidP="00000000" w:rsidRDefault="00000000" w:rsidRPr="00000000" w14:paraId="00000089">
      <w:pPr>
        <w:rPr>
          <w:u w:val="single"/>
        </w:rPr>
      </w:pPr>
      <w:r w:rsidDel="00000000" w:rsidR="00000000" w:rsidRPr="00000000">
        <w:rPr>
          <w:rtl w:val="0"/>
        </w:rPr>
      </w:r>
    </w:p>
    <w:p w:rsidR="00000000" w:rsidDel="00000000" w:rsidP="00000000" w:rsidRDefault="00000000" w:rsidRPr="00000000" w14:paraId="0000008A">
      <w:pPr>
        <w:rPr>
          <w:u w:val="single"/>
        </w:rPr>
      </w:pPr>
      <w:r w:rsidDel="00000000" w:rsidR="00000000" w:rsidRPr="00000000">
        <w:rPr>
          <w:rtl w:val="0"/>
        </w:rPr>
      </w:r>
    </w:p>
    <w:p w:rsidR="00000000" w:rsidDel="00000000" w:rsidP="00000000" w:rsidRDefault="00000000" w:rsidRPr="00000000" w14:paraId="0000008B">
      <w:pPr>
        <w:rPr>
          <w:u w:val="single"/>
        </w:rPr>
      </w:pPr>
      <w:r w:rsidDel="00000000" w:rsidR="00000000" w:rsidRPr="00000000">
        <w:rPr>
          <w:u w:val="single"/>
          <w:rtl w:val="0"/>
        </w:rPr>
        <w:t xml:space="preserve">LOGIN PAGE:</w:t>
      </w:r>
    </w:p>
    <w:p w:rsidR="00000000" w:rsidDel="00000000" w:rsidP="00000000" w:rsidRDefault="00000000" w:rsidRPr="00000000" w14:paraId="0000008C">
      <w:pPr>
        <w:rPr>
          <w:u w:val="single"/>
        </w:rPr>
      </w:pPr>
      <w:r w:rsidDel="00000000" w:rsidR="00000000" w:rsidRPr="00000000">
        <w:rPr>
          <w:u w:val="single"/>
        </w:rPr>
        <w:drawing>
          <wp:inline distB="0" distT="0" distL="0" distR="0">
            <wp:extent cx="5486400" cy="2495550"/>
            <wp:effectExtent b="0" l="0" r="0" t="0"/>
            <wp:docPr id="1649555585" name="image4.png"/>
            <a:graphic>
              <a:graphicData uri="http://schemas.openxmlformats.org/drawingml/2006/picture">
                <pic:pic>
                  <pic:nvPicPr>
                    <pic:cNvPr id="0" name="image4.png"/>
                    <pic:cNvPicPr preferRelativeResize="0"/>
                  </pic:nvPicPr>
                  <pic:blipFill>
                    <a:blip r:embed="rId9"/>
                    <a:srcRect b="0" l="0" r="0" t="14379"/>
                    <a:stretch>
                      <a:fillRect/>
                    </a:stretch>
                  </pic:blipFill>
                  <pic:spPr>
                    <a:xfrm>
                      <a:off x="0" y="0"/>
                      <a:ext cx="54864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u w:val="single"/>
        </w:rPr>
      </w:pPr>
      <w:r w:rsidDel="00000000" w:rsidR="00000000" w:rsidRPr="00000000">
        <w:rPr>
          <w:rtl w:val="0"/>
        </w:rPr>
      </w:r>
    </w:p>
    <w:p w:rsidR="00000000" w:rsidDel="00000000" w:rsidP="00000000" w:rsidRDefault="00000000" w:rsidRPr="00000000" w14:paraId="0000008E">
      <w:pPr>
        <w:rPr>
          <w:u w:val="single"/>
        </w:rPr>
      </w:pPr>
      <w:r w:rsidDel="00000000" w:rsidR="00000000" w:rsidRPr="00000000">
        <w:rPr>
          <w:rtl w:val="0"/>
        </w:rPr>
      </w:r>
    </w:p>
    <w:p w:rsidR="00000000" w:rsidDel="00000000" w:rsidP="00000000" w:rsidRDefault="00000000" w:rsidRPr="00000000" w14:paraId="0000008F">
      <w:pPr>
        <w:rPr>
          <w:u w:val="single"/>
        </w:rPr>
      </w:pPr>
      <w:r w:rsidDel="00000000" w:rsidR="00000000" w:rsidRPr="00000000">
        <w:rPr>
          <w:rtl w:val="0"/>
        </w:rPr>
      </w:r>
    </w:p>
    <w:p w:rsidR="00000000" w:rsidDel="00000000" w:rsidP="00000000" w:rsidRDefault="00000000" w:rsidRPr="00000000" w14:paraId="00000090">
      <w:pPr>
        <w:rPr>
          <w:u w:val="single"/>
        </w:rPr>
      </w:pPr>
      <w:r w:rsidDel="00000000" w:rsidR="00000000" w:rsidRPr="00000000">
        <w:rPr>
          <w:rtl w:val="0"/>
        </w:rPr>
      </w:r>
    </w:p>
    <w:p w:rsidR="00000000" w:rsidDel="00000000" w:rsidP="00000000" w:rsidRDefault="00000000" w:rsidRPr="00000000" w14:paraId="00000091">
      <w:pPr>
        <w:rPr>
          <w:u w:val="single"/>
        </w:rPr>
      </w:pPr>
      <w:r w:rsidDel="00000000" w:rsidR="00000000" w:rsidRPr="00000000">
        <w:rPr>
          <w:u w:val="single"/>
          <w:rtl w:val="0"/>
        </w:rPr>
        <w:t xml:space="preserve">REGISTER PAGE :</w:t>
      </w:r>
    </w:p>
    <w:p w:rsidR="00000000" w:rsidDel="00000000" w:rsidP="00000000" w:rsidRDefault="00000000" w:rsidRPr="00000000" w14:paraId="00000092">
      <w:pPr>
        <w:rPr>
          <w:u w:val="single"/>
        </w:rPr>
      </w:pPr>
      <w:r w:rsidDel="00000000" w:rsidR="00000000" w:rsidRPr="00000000">
        <w:rPr>
          <w:u w:val="single"/>
        </w:rPr>
        <w:drawing>
          <wp:inline distB="0" distT="0" distL="0" distR="0">
            <wp:extent cx="5486400" cy="2148840"/>
            <wp:effectExtent b="0" l="0" r="0" t="0"/>
            <wp:docPr id="1649555588" name="image3.png"/>
            <a:graphic>
              <a:graphicData uri="http://schemas.openxmlformats.org/drawingml/2006/picture">
                <pic:pic>
                  <pic:nvPicPr>
                    <pic:cNvPr id="0" name="image3.png"/>
                    <pic:cNvPicPr preferRelativeResize="0"/>
                  </pic:nvPicPr>
                  <pic:blipFill>
                    <a:blip r:embed="rId10"/>
                    <a:srcRect b="11896" l="0" r="0" t="14379"/>
                    <a:stretch>
                      <a:fillRect/>
                    </a:stretch>
                  </pic:blipFill>
                  <pic:spPr>
                    <a:xfrm>
                      <a:off x="0" y="0"/>
                      <a:ext cx="5486400" cy="214884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u w:val="single"/>
        </w:rPr>
      </w:pPr>
      <w:r w:rsidDel="00000000" w:rsidR="00000000" w:rsidRPr="00000000">
        <w:rPr>
          <w:rtl w:val="0"/>
        </w:rPr>
      </w:r>
    </w:p>
    <w:p w:rsidR="00000000" w:rsidDel="00000000" w:rsidP="00000000" w:rsidRDefault="00000000" w:rsidRPr="00000000" w14:paraId="00000094">
      <w:pPr>
        <w:rPr>
          <w:u w:val="single"/>
        </w:rPr>
      </w:pPr>
      <w:r w:rsidDel="00000000" w:rsidR="00000000" w:rsidRPr="00000000">
        <w:rPr>
          <w:rtl w:val="0"/>
        </w:rPr>
      </w:r>
    </w:p>
    <w:p w:rsidR="00000000" w:rsidDel="00000000" w:rsidP="00000000" w:rsidRDefault="00000000" w:rsidRPr="00000000" w14:paraId="00000095">
      <w:pPr>
        <w:rPr>
          <w:u w:val="single"/>
        </w:rPr>
      </w:pPr>
      <w:r w:rsidDel="00000000" w:rsidR="00000000" w:rsidRPr="00000000">
        <w:rPr>
          <w:rtl w:val="0"/>
        </w:rPr>
      </w:r>
    </w:p>
    <w:p w:rsidR="00000000" w:rsidDel="00000000" w:rsidP="00000000" w:rsidRDefault="00000000" w:rsidRPr="00000000" w14:paraId="00000096">
      <w:pPr>
        <w:rPr>
          <w:u w:val="single"/>
        </w:rPr>
      </w:pPr>
      <w:r w:rsidDel="00000000" w:rsidR="00000000" w:rsidRPr="00000000">
        <w:rPr>
          <w:rtl w:val="0"/>
        </w:rPr>
      </w:r>
    </w:p>
    <w:p w:rsidR="00000000" w:rsidDel="00000000" w:rsidP="00000000" w:rsidRDefault="00000000" w:rsidRPr="00000000" w14:paraId="00000097">
      <w:pPr>
        <w:rPr>
          <w:u w:val="single"/>
        </w:rPr>
      </w:pPr>
      <w:r w:rsidDel="00000000" w:rsidR="00000000" w:rsidRPr="00000000">
        <w:rPr>
          <w:rtl w:val="0"/>
        </w:rPr>
      </w:r>
    </w:p>
    <w:p w:rsidR="00000000" w:rsidDel="00000000" w:rsidP="00000000" w:rsidRDefault="00000000" w:rsidRPr="00000000" w14:paraId="00000098">
      <w:pPr>
        <w:rPr>
          <w:u w:val="single"/>
        </w:rPr>
      </w:pPr>
      <w:r w:rsidDel="00000000" w:rsidR="00000000" w:rsidRPr="00000000">
        <w:rPr>
          <w:rtl w:val="0"/>
        </w:rPr>
      </w:r>
    </w:p>
    <w:p w:rsidR="00000000" w:rsidDel="00000000" w:rsidP="00000000" w:rsidRDefault="00000000" w:rsidRPr="00000000" w14:paraId="00000099">
      <w:pPr>
        <w:rPr>
          <w:u w:val="single"/>
        </w:rPr>
      </w:pPr>
      <w:r w:rsidDel="00000000" w:rsidR="00000000" w:rsidRPr="00000000">
        <w:rPr>
          <w:rtl w:val="0"/>
        </w:rPr>
      </w:r>
    </w:p>
    <w:p w:rsidR="00000000" w:rsidDel="00000000" w:rsidP="00000000" w:rsidRDefault="00000000" w:rsidRPr="00000000" w14:paraId="0000009A">
      <w:pPr>
        <w:rPr>
          <w:u w:val="single"/>
        </w:rPr>
      </w:pPr>
      <w:r w:rsidDel="00000000" w:rsidR="00000000" w:rsidRPr="00000000">
        <w:rPr>
          <w:rtl w:val="0"/>
        </w:rPr>
      </w:r>
    </w:p>
    <w:p w:rsidR="00000000" w:rsidDel="00000000" w:rsidP="00000000" w:rsidRDefault="00000000" w:rsidRPr="00000000" w14:paraId="0000009B">
      <w:pPr>
        <w:rPr>
          <w:u w:val="single"/>
        </w:rPr>
      </w:pPr>
      <w:r w:rsidDel="00000000" w:rsidR="00000000" w:rsidRPr="00000000">
        <w:rPr>
          <w:u w:val="single"/>
          <w:rtl w:val="0"/>
        </w:rPr>
        <w:t xml:space="preserve">DASHBOARD:</w:t>
      </w:r>
    </w:p>
    <w:p w:rsidR="00000000" w:rsidDel="00000000" w:rsidP="00000000" w:rsidRDefault="00000000" w:rsidRPr="00000000" w14:paraId="0000009C">
      <w:pPr>
        <w:rPr>
          <w:u w:val="single"/>
        </w:rPr>
      </w:pPr>
      <w:r w:rsidDel="00000000" w:rsidR="00000000" w:rsidRPr="00000000">
        <w:rPr>
          <w:u w:val="single"/>
        </w:rPr>
        <w:drawing>
          <wp:inline distB="0" distT="0" distL="0" distR="0">
            <wp:extent cx="5486400" cy="2449830"/>
            <wp:effectExtent b="0" l="0" r="0" t="0"/>
            <wp:docPr id="1649555587" name="image1.png"/>
            <a:graphic>
              <a:graphicData uri="http://schemas.openxmlformats.org/drawingml/2006/picture">
                <pic:pic>
                  <pic:nvPicPr>
                    <pic:cNvPr id="0" name="image1.png"/>
                    <pic:cNvPicPr preferRelativeResize="0"/>
                  </pic:nvPicPr>
                  <pic:blipFill>
                    <a:blip r:embed="rId11"/>
                    <a:srcRect b="0" l="0" r="0" t="15948"/>
                    <a:stretch>
                      <a:fillRect/>
                    </a:stretch>
                  </pic:blipFill>
                  <pic:spPr>
                    <a:xfrm>
                      <a:off x="0" y="0"/>
                      <a:ext cx="5486400" cy="244983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u w:val="single"/>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8. ADVANTAGES &amp; DISADVANTAGES</w:t>
      </w:r>
    </w:p>
    <w:p w:rsidR="00000000" w:rsidDel="00000000" w:rsidP="00000000" w:rsidRDefault="00000000" w:rsidRPr="00000000" w14:paraId="000000A0">
      <w:pPr>
        <w:rPr/>
      </w:pPr>
      <w:r w:rsidDel="00000000" w:rsidR="00000000" w:rsidRPr="00000000">
        <w:rPr>
          <w:rtl w:val="0"/>
        </w:rPr>
        <w:t xml:space="preserve">Advantages:</w:t>
      </w:r>
    </w:p>
    <w:p w:rsidR="00000000" w:rsidDel="00000000" w:rsidP="00000000" w:rsidRDefault="00000000" w:rsidRPr="00000000" w14:paraId="000000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Saves time</w:t>
      </w:r>
    </w:p>
    <w:p w:rsidR="00000000" w:rsidDel="00000000" w:rsidP="00000000" w:rsidRDefault="00000000" w:rsidRPr="00000000" w14:paraId="000000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Reduces manual work</w:t>
      </w:r>
    </w:p>
    <w:p w:rsidR="00000000" w:rsidDel="00000000" w:rsidP="00000000" w:rsidRDefault="00000000" w:rsidRPr="00000000" w14:paraId="000000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Improves patient experience</w:t>
      </w:r>
    </w:p>
    <w:p w:rsidR="00000000" w:rsidDel="00000000" w:rsidP="00000000" w:rsidRDefault="00000000" w:rsidRPr="00000000" w14:paraId="000000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Easy to use</w:t>
      </w:r>
    </w:p>
    <w:p w:rsidR="00000000" w:rsidDel="00000000" w:rsidP="00000000" w:rsidRDefault="00000000" w:rsidRPr="00000000" w14:paraId="000000A5">
      <w:pPr>
        <w:rPr/>
      </w:pPr>
      <w:r w:rsidDel="00000000" w:rsidR="00000000" w:rsidRPr="00000000">
        <w:rPr>
          <w:rtl w:val="0"/>
        </w:rPr>
        <w:t xml:space="preserve">Disadvantages:</w:t>
      </w:r>
    </w:p>
    <w:p w:rsidR="00000000" w:rsidDel="00000000" w:rsidP="00000000" w:rsidRDefault="00000000" w:rsidRPr="00000000" w14:paraId="000000A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Requires internet access</w:t>
      </w:r>
    </w:p>
    <w:p w:rsidR="00000000" w:rsidDel="00000000" w:rsidP="00000000" w:rsidRDefault="00000000" w:rsidRPr="00000000" w14:paraId="000000A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 setup cost</w:t>
      </w:r>
    </w:p>
    <w:p w:rsidR="00000000" w:rsidDel="00000000" w:rsidP="00000000" w:rsidRDefault="00000000" w:rsidRPr="00000000" w14:paraId="000000A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Learning curve for older users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9. CONCLUSION</w:t>
      </w:r>
    </w:p>
    <w:p w:rsidR="00000000" w:rsidDel="00000000" w:rsidP="00000000" w:rsidRDefault="00000000" w:rsidRPr="00000000" w14:paraId="000000AC">
      <w:pPr>
        <w:rPr/>
      </w:pPr>
      <w:r w:rsidDel="00000000" w:rsidR="00000000" w:rsidRPr="00000000">
        <w:rPr>
          <w:rtl w:val="0"/>
        </w:rPr>
        <w:t xml:space="preserve">The DocSpot project successfully provides a digital solution for booking doctor appointments seamlessly. By leveraging modern technologies and Agile development practices, the system improves efficiency, reduces delays, and enhances user satisfaction.</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tl w:val="0"/>
        </w:rPr>
        <w:t xml:space="preserve">10. FUTURE SCOPE</w:t>
      </w:r>
    </w:p>
    <w:p w:rsidR="00000000" w:rsidDel="00000000" w:rsidP="00000000" w:rsidRDefault="00000000" w:rsidRPr="00000000" w14:paraId="000000A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with teleconsultation features</w:t>
      </w:r>
    </w:p>
    <w:p w:rsidR="00000000" w:rsidDel="00000000" w:rsidP="00000000" w:rsidRDefault="00000000" w:rsidRPr="00000000" w14:paraId="000000B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AI-based symptom checker</w:t>
      </w:r>
    </w:p>
    <w:p w:rsidR="00000000" w:rsidDel="00000000" w:rsidP="00000000" w:rsidRDefault="00000000" w:rsidRPr="00000000" w14:paraId="000000B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Multi-language support</w:t>
      </w:r>
    </w:p>
    <w:p w:rsidR="00000000" w:rsidDel="00000000" w:rsidP="00000000" w:rsidRDefault="00000000" w:rsidRPr="00000000" w14:paraId="000000B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Wearable health device integration</w:t>
      </w:r>
    </w:p>
    <w:p w:rsidR="00000000" w:rsidDel="00000000" w:rsidP="00000000" w:rsidRDefault="00000000" w:rsidRPr="00000000" w14:paraId="000000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Hospital network expansion</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b w:val="1"/>
          <w:rtl w:val="0"/>
        </w:rPr>
        <w:t xml:space="preserve">11. APPENDIX</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Source Code:</w:t>
      </w:r>
    </w:p>
    <w:p w:rsidR="00000000" w:rsidDel="00000000" w:rsidP="00000000" w:rsidRDefault="00000000" w:rsidRPr="00000000" w14:paraId="000000B7">
      <w:pPr>
        <w:rPr/>
      </w:pPr>
      <w:hyperlink r:id="rId12">
        <w:r w:rsidDel="00000000" w:rsidR="00000000" w:rsidRPr="00000000">
          <w:rPr>
            <w:color w:val="1155cc"/>
            <w:u w:val="single"/>
            <w:rtl w:val="0"/>
          </w:rPr>
          <w:t xml:space="preserve">https://github.com/KarriPurnima/DOCSPOT</w:t>
        </w:r>
      </w:hyperlink>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Heading7">
    <w:name w:val="heading 7"/>
    <w:basedOn w:val="Normal"/>
    <w:next w:val="Normal"/>
    <w:link w:val="Heading7Ch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val="1"/>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NoSpacing">
    <w:name w:val="No Spacing"/>
    <w:uiPriority w:val="1"/>
    <w:qFormat w:val="1"/>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FC693F"/>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cstheme="majorBidi" w:eastAsiaTheme="majorEastAsia" w:hAnsiTheme="majorHAnsi"/>
      <w:b w:val="1"/>
      <w:bCs w:val="1"/>
      <w:color w:val="4f81bd" w:themeColor="accent1"/>
    </w:rPr>
  </w:style>
  <w:style w:type="character" w:styleId="TitleChar" w:customStyle="1">
    <w:name w:val="Title Char"/>
    <w:basedOn w:val="DefaultParagraphFont"/>
    <w:link w:val="Title"/>
    <w:uiPriority w:val="10"/>
    <w:rsid w:val="00FC693F"/>
    <w:rPr>
      <w:rFonts w:asciiTheme="majorHAnsi" w:cstheme="majorBidi" w:eastAsiaTheme="majorEastAsia" w:hAnsiTheme="majorHAnsi"/>
      <w:color w:val="17365d" w:themeColor="text2" w:themeShade="0000BF"/>
      <w:spacing w:val="5"/>
      <w:kern w:val="28"/>
      <w:sz w:val="52"/>
      <w:szCs w:val="52"/>
    </w:rPr>
  </w:style>
  <w:style w:type="character" w:styleId="SubtitleChar" w:customStyle="1">
    <w:name w:val="Subtitle Char"/>
    <w:basedOn w:val="DefaultParagraphFont"/>
    <w:link w:val="Subtitle"/>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ListParagraph">
    <w:name w:val="List Paragraph"/>
    <w:basedOn w:val="Normal"/>
    <w:uiPriority w:val="34"/>
    <w:qFormat w:val="1"/>
    <w:rsid w:val="00FC693F"/>
    <w:pPr>
      <w:ind w:left="720"/>
      <w:contextualSpacing w:val="1"/>
    </w:pPr>
  </w:style>
  <w:style w:type="paragraph" w:styleId="BodyText">
    <w:name w:val="Body Text"/>
    <w:basedOn w:val="Normal"/>
    <w:link w:val="BodyTextChar"/>
    <w:uiPriority w:val="99"/>
    <w:unhideWhenUsed w:val="1"/>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val="1"/>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val="1"/>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val="1"/>
    <w:rsid w:val="00AA1D8D"/>
    <w:pPr>
      <w:ind w:left="360" w:hanging="360"/>
      <w:contextualSpacing w:val="1"/>
    </w:pPr>
  </w:style>
  <w:style w:type="paragraph" w:styleId="List2">
    <w:name w:val="List 2"/>
    <w:basedOn w:val="Normal"/>
    <w:uiPriority w:val="99"/>
    <w:unhideWhenUsed w:val="1"/>
    <w:rsid w:val="00326F90"/>
    <w:pPr>
      <w:ind w:left="720" w:hanging="360"/>
      <w:contextualSpacing w:val="1"/>
    </w:pPr>
  </w:style>
  <w:style w:type="paragraph" w:styleId="List3">
    <w:name w:val="List 3"/>
    <w:basedOn w:val="Normal"/>
    <w:uiPriority w:val="99"/>
    <w:unhideWhenUsed w:val="1"/>
    <w:rsid w:val="00326F90"/>
    <w:pPr>
      <w:ind w:left="1080" w:hanging="360"/>
      <w:contextualSpacing w:val="1"/>
    </w:pPr>
  </w:style>
  <w:style w:type="paragraph" w:styleId="ListBullet">
    <w:name w:val="List Bullet"/>
    <w:basedOn w:val="Normal"/>
    <w:uiPriority w:val="99"/>
    <w:unhideWhenUsed w:val="1"/>
    <w:rsid w:val="00326F90"/>
    <w:pPr>
      <w:numPr>
        <w:numId w:val="1"/>
      </w:numPr>
      <w:contextualSpacing w:val="1"/>
    </w:pPr>
  </w:style>
  <w:style w:type="paragraph" w:styleId="ListBullet2">
    <w:name w:val="List Bullet 2"/>
    <w:basedOn w:val="Normal"/>
    <w:uiPriority w:val="99"/>
    <w:unhideWhenUsed w:val="1"/>
    <w:rsid w:val="00326F90"/>
    <w:pPr>
      <w:numPr>
        <w:numId w:val="2"/>
      </w:numPr>
      <w:contextualSpacing w:val="1"/>
    </w:pPr>
  </w:style>
  <w:style w:type="paragraph" w:styleId="ListBullet3">
    <w:name w:val="List Bullet 3"/>
    <w:basedOn w:val="Normal"/>
    <w:uiPriority w:val="99"/>
    <w:unhideWhenUsed w:val="1"/>
    <w:rsid w:val="00326F90"/>
    <w:pPr>
      <w:numPr>
        <w:numId w:val="3"/>
      </w:numPr>
      <w:contextualSpacing w:val="1"/>
    </w:pPr>
  </w:style>
  <w:style w:type="paragraph" w:styleId="ListNumber">
    <w:name w:val="List Number"/>
    <w:basedOn w:val="Normal"/>
    <w:uiPriority w:val="99"/>
    <w:unhideWhenUsed w:val="1"/>
    <w:rsid w:val="00326F90"/>
    <w:pPr>
      <w:numPr>
        <w:numId w:val="5"/>
      </w:numPr>
      <w:contextualSpacing w:val="1"/>
    </w:pPr>
  </w:style>
  <w:style w:type="paragraph" w:styleId="ListNumber2">
    <w:name w:val="List Number 2"/>
    <w:basedOn w:val="Normal"/>
    <w:uiPriority w:val="99"/>
    <w:unhideWhenUsed w:val="1"/>
    <w:rsid w:val="0029639D"/>
    <w:pPr>
      <w:numPr>
        <w:numId w:val="6"/>
      </w:numPr>
      <w:contextualSpacing w:val="1"/>
    </w:pPr>
  </w:style>
  <w:style w:type="paragraph" w:styleId="ListNumber3">
    <w:name w:val="List Number 3"/>
    <w:basedOn w:val="Normal"/>
    <w:uiPriority w:val="99"/>
    <w:unhideWhenUsed w:val="1"/>
    <w:rsid w:val="0029639D"/>
    <w:pPr>
      <w:numPr>
        <w:numId w:val="7"/>
      </w:numPr>
      <w:contextualSpacing w:val="1"/>
    </w:pPr>
  </w:style>
  <w:style w:type="paragraph" w:styleId="ListContinue">
    <w:name w:val="List Continue"/>
    <w:basedOn w:val="Normal"/>
    <w:uiPriority w:val="99"/>
    <w:unhideWhenUsed w:val="1"/>
    <w:rsid w:val="0029639D"/>
    <w:pPr>
      <w:spacing w:after="120"/>
      <w:ind w:left="360"/>
      <w:contextualSpacing w:val="1"/>
    </w:pPr>
  </w:style>
  <w:style w:type="paragraph" w:styleId="ListContinue2">
    <w:name w:val="List Continue 2"/>
    <w:basedOn w:val="Normal"/>
    <w:uiPriority w:val="99"/>
    <w:unhideWhenUsed w:val="1"/>
    <w:rsid w:val="0029639D"/>
    <w:pPr>
      <w:spacing w:after="120"/>
      <w:ind w:left="720"/>
      <w:contextualSpacing w:val="1"/>
    </w:pPr>
  </w:style>
  <w:style w:type="paragraph" w:styleId="ListContinue3">
    <w:name w:val="List Continue 3"/>
    <w:basedOn w:val="Normal"/>
    <w:uiPriority w:val="99"/>
    <w:unhideWhenUsed w:val="1"/>
    <w:rsid w:val="0029639D"/>
    <w:pPr>
      <w:spacing w:after="120"/>
      <w:ind w:left="1080"/>
      <w:contextualSpacing w:val="1"/>
    </w:pPr>
  </w:style>
  <w:style w:type="paragraph" w:styleId="MacroText">
    <w:name w:val="macro"/>
    <w:link w:val="MacroTextCh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val="1"/>
    <w:rsid w:val="00FC693F"/>
    <w:rPr>
      <w:i w:val="1"/>
      <w:iCs w:val="1"/>
      <w:color w:val="000000" w:themeColor="text1"/>
    </w:rPr>
  </w:style>
  <w:style w:type="character" w:styleId="QuoteChar" w:customStyle="1">
    <w:name w:val="Quote Char"/>
    <w:basedOn w:val="DefaultParagraphFont"/>
    <w:link w:val="Quote"/>
    <w:uiPriority w:val="29"/>
    <w:rsid w:val="00FC693F"/>
    <w:rPr>
      <w:i w:val="1"/>
      <w:iCs w:val="1"/>
      <w:color w:val="000000" w:themeColor="text1"/>
    </w:rPr>
  </w:style>
  <w:style w:type="character" w:styleId="Heading4Char" w:customStyle="1">
    <w:name w:val="Heading 4 Char"/>
    <w:basedOn w:val="DefaultParagraphFont"/>
    <w:link w:val="Heading4"/>
    <w:uiPriority w:val="9"/>
    <w:semiHidden w:val="1"/>
    <w:rsid w:val="00FC693F"/>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FC693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C693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C693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C693F"/>
    <w:rPr>
      <w:rFont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Strong">
    <w:name w:val="Strong"/>
    <w:basedOn w:val="DefaultParagraphFont"/>
    <w:uiPriority w:val="22"/>
    <w:qFormat w:val="1"/>
    <w:rsid w:val="00FC693F"/>
    <w:rPr>
      <w:b w:val="1"/>
      <w:bCs w:val="1"/>
    </w:rPr>
  </w:style>
  <w:style w:type="character" w:styleId="Emphasis">
    <w:name w:val="Emphasis"/>
    <w:basedOn w:val="DefaultParagraphFont"/>
    <w:uiPriority w:val="20"/>
    <w:qFormat w:val="1"/>
    <w:rsid w:val="00FC693F"/>
    <w:rPr>
      <w:i w:val="1"/>
      <w:iCs w:val="1"/>
    </w:rPr>
  </w:style>
  <w:style w:type="paragraph" w:styleId="IntenseQuote">
    <w:name w:val="Intense Quote"/>
    <w:basedOn w:val="Normal"/>
    <w:next w:val="Normal"/>
    <w:link w:val="IntenseQuoteCh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sid w:val="00FC693F"/>
    <w:rPr>
      <w:b w:val="1"/>
      <w:bCs w:val="1"/>
      <w:i w:val="1"/>
      <w:iCs w:val="1"/>
      <w:color w:val="4f81bd" w:themeColor="accent1"/>
    </w:rPr>
  </w:style>
  <w:style w:type="character" w:styleId="SubtleEmphasis">
    <w:name w:val="Subtle Emphasis"/>
    <w:basedOn w:val="DefaultParagraphFont"/>
    <w:uiPriority w:val="19"/>
    <w:qFormat w:val="1"/>
    <w:rsid w:val="00FC693F"/>
    <w:rPr>
      <w:i w:val="1"/>
      <w:iCs w:val="1"/>
      <w:color w:val="808080" w:themeColor="text1" w:themeTint="00007F"/>
    </w:rPr>
  </w:style>
  <w:style w:type="character" w:styleId="IntenseEmphasis">
    <w:name w:val="Intense Emphasis"/>
    <w:basedOn w:val="DefaultParagraphFont"/>
    <w:uiPriority w:val="21"/>
    <w:qFormat w:val="1"/>
    <w:rsid w:val="00FC693F"/>
    <w:rPr>
      <w:b w:val="1"/>
      <w:bCs w:val="1"/>
      <w:i w:val="1"/>
      <w:iCs w:val="1"/>
      <w:color w:val="4f81bd" w:themeColor="accent1"/>
    </w:rPr>
  </w:style>
  <w:style w:type="character" w:styleId="SubtleReference">
    <w:name w:val="Subtle Reference"/>
    <w:basedOn w:val="DefaultParagraphFont"/>
    <w:uiPriority w:val="31"/>
    <w:qFormat w:val="1"/>
    <w:rsid w:val="00FC693F"/>
    <w:rPr>
      <w:smallCaps w:val="1"/>
      <w:color w:val="c0504d" w:themeColor="accent2"/>
      <w:u w:val="single"/>
    </w:rPr>
  </w:style>
  <w:style w:type="character" w:styleId="IntenseReference">
    <w:name w:val="Intense Reference"/>
    <w:basedOn w:val="DefaultParagraphFont"/>
    <w:uiPriority w:val="32"/>
    <w:qFormat w:val="1"/>
    <w:rsid w:val="00FC693F"/>
    <w:rPr>
      <w:b w:val="1"/>
      <w:bCs w:val="1"/>
      <w:smallCaps w:val="1"/>
      <w:color w:val="c0504d" w:themeColor="accent2"/>
      <w:spacing w:val="5"/>
      <w:u w:val="single"/>
    </w:rPr>
  </w:style>
  <w:style w:type="character" w:styleId="BookTitle">
    <w:name w:val="Book Title"/>
    <w:basedOn w:val="DefaultParagraphFont"/>
    <w:uiPriority w:val="33"/>
    <w:qFormat w:val="1"/>
    <w:rsid w:val="00FC693F"/>
    <w:rPr>
      <w:b w:val="1"/>
      <w:bCs w:val="1"/>
      <w:smallCaps w:val="1"/>
      <w:spacing w:val="5"/>
    </w:rPr>
  </w:style>
  <w:style w:type="paragraph" w:styleId="TOCHeading">
    <w:name w:val="TOC Heading"/>
    <w:basedOn w:val="Heading1"/>
    <w:next w:val="Normal"/>
    <w:uiPriority w:val="39"/>
    <w:semiHidden w:val="1"/>
    <w:unhideWhenUsed w:val="1"/>
    <w:qFormat w:val="1"/>
    <w:rsid w:val="00FC693F"/>
    <w:pPr>
      <w:outlineLvl w:val="9"/>
    </w:pPr>
  </w:style>
  <w:style w:type="table" w:styleId="TableGrid">
    <w:name w:val="Table Grid"/>
    <w:basedOn w:val="TableNormal"/>
    <w:uiPriority w:val="59"/>
    <w:rsid w:val="00FC693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ghtShading">
    <w:name w:val="Light Shading"/>
    <w:basedOn w:val="TableNormal"/>
    <w:uiPriority w:val="60"/>
    <w:rsid w:val="00FC693F"/>
    <w:pPr>
      <w:spacing w:after="0" w:line="240" w:lineRule="auto"/>
    </w:pPr>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rsid w:val="00FC693F"/>
    <w:pPr>
      <w:spacing w:after="0" w:line="240" w:lineRule="auto"/>
    </w:pPr>
    <w:rPr>
      <w:color w:val="365f91" w:themeColor="accent1" w:themeShade="0000BF"/>
    </w:rPr>
    <w:tblPr>
      <w:tblStyleRowBandSize w:val="1"/>
      <w:tblStyleColBandSize w:val="1"/>
      <w:tblBorders>
        <w:top w:color="4f81bd" w:space="0" w:sz="8" w:themeColor="accent1" w:val="single"/>
        <w:bottom w:color="4f81bd" w:space="0" w:sz="8" w:themeColor="accent1" w:val="single"/>
      </w:tblBorders>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LightShading-Accent2">
    <w:name w:val="Light Shading Accent 2"/>
    <w:basedOn w:val="TableNormal"/>
    <w:uiPriority w:val="60"/>
    <w:rsid w:val="00FC693F"/>
    <w:pPr>
      <w:spacing w:after="0" w:line="240" w:lineRule="auto"/>
    </w:pPr>
    <w:rPr>
      <w:color w:val="943634" w:themeColor="accent2" w:themeShade="0000BF"/>
    </w:rPr>
    <w:tblPr>
      <w:tblStyleRowBandSize w:val="1"/>
      <w:tblStyleColBandSize w:val="1"/>
      <w:tblBorders>
        <w:top w:color="c0504d" w:space="0" w:sz="8" w:themeColor="accent2" w:val="single"/>
        <w:bottom w:color="c0504d" w:space="0" w:sz="8" w:themeColor="accent2" w:val="single"/>
      </w:tblBorders>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LightShading-Accent3">
    <w:name w:val="Light Shading Accent 3"/>
    <w:basedOn w:val="TableNormal"/>
    <w:uiPriority w:val="60"/>
    <w:rsid w:val="00FC693F"/>
    <w:pPr>
      <w:spacing w:after="0" w:line="240" w:lineRule="auto"/>
    </w:pPr>
    <w:rPr>
      <w:color w:val="76923c" w:themeColor="accent3" w:themeShade="0000BF"/>
    </w:rPr>
    <w:tblPr>
      <w:tblStyleRowBandSize w:val="1"/>
      <w:tblStyleColBandSize w:val="1"/>
      <w:tblBorders>
        <w:top w:color="9bbb59" w:space="0" w:sz="8" w:themeColor="accent3" w:val="single"/>
        <w:bottom w:color="9bbb59" w:space="0" w:sz="8" w:themeColor="accent3" w:val="single"/>
      </w:tblBorders>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LightShading-Accent4">
    <w:name w:val="Light Shading Accent 4"/>
    <w:basedOn w:val="TableNormal"/>
    <w:uiPriority w:val="60"/>
    <w:rsid w:val="00FC693F"/>
    <w:pPr>
      <w:spacing w:after="0" w:line="240" w:lineRule="auto"/>
    </w:pPr>
    <w:rPr>
      <w:color w:val="5f497a" w:themeColor="accent4" w:themeShade="0000BF"/>
    </w:rPr>
    <w:tblPr>
      <w:tblStyleRowBandSize w:val="1"/>
      <w:tblStyleColBandSize w:val="1"/>
      <w:tblBorders>
        <w:top w:color="8064a2" w:space="0" w:sz="8" w:themeColor="accent4" w:val="single"/>
        <w:bottom w:color="8064a2" w:space="0" w:sz="8" w:themeColor="accent4" w:val="single"/>
      </w:tblBorders>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LightShading-Accent5">
    <w:name w:val="Light Shading Accent 5"/>
    <w:basedOn w:val="TableNormal"/>
    <w:uiPriority w:val="60"/>
    <w:rsid w:val="00FC693F"/>
    <w:pPr>
      <w:spacing w:after="0" w:line="240" w:lineRule="auto"/>
    </w:pPr>
    <w:rPr>
      <w:color w:val="31849b" w:themeColor="accent5" w:themeShade="0000BF"/>
    </w:rPr>
    <w:tblPr>
      <w:tblStyleRowBandSize w:val="1"/>
      <w:tblStyleColBandSize w:val="1"/>
      <w:tblBorders>
        <w:top w:color="4bacc6" w:space="0" w:sz="8" w:themeColor="accent5" w:val="single"/>
        <w:bottom w:color="4bacc6" w:space="0" w:sz="8" w:themeColor="accent5" w:val="single"/>
      </w:tblBorders>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LightShading-Accent6">
    <w:name w:val="Light Shading Accent 6"/>
    <w:basedOn w:val="TableNormal"/>
    <w:uiPriority w:val="60"/>
    <w:rsid w:val="00FC693F"/>
    <w:pPr>
      <w:spacing w:after="0" w:line="240" w:lineRule="auto"/>
    </w:pPr>
    <w:rPr>
      <w:color w:val="e36c0a" w:themeColor="accent6" w:themeShade="0000BF"/>
    </w:rPr>
    <w:tblPr>
      <w:tblStyleRowBandSize w:val="1"/>
      <w:tblStyleColBandSize w:val="1"/>
      <w:tblBorders>
        <w:top w:color="f79646" w:space="0" w:sz="8" w:themeColor="accent6" w:val="single"/>
        <w:bottom w:color="f79646" w:space="0" w:sz="8" w:themeColor="accent6" w:val="single"/>
      </w:tblBorders>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ghtList">
    <w:name w:val="Light List"/>
    <w:basedOn w:val="TableNormal"/>
    <w:uiPriority w:val="61"/>
    <w:rsid w:val="00FC693F"/>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color="4f81bd" w:space="0" w:sz="8" w:themeColor="accent1" w:val="single"/>
        <w:bottom w:color="4f81bd" w:space="0" w:sz="8" w:themeColor="accent1" w:val="single"/>
      </w:tblBorders>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color="c0504d" w:space="0" w:sz="8" w:themeColor="accent2" w:val="single"/>
        <w:bottom w:color="c0504d" w:space="0" w:sz="8" w:themeColor="accent2" w:val="single"/>
      </w:tblBorders>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color="9bbb59" w:space="0" w:sz="8" w:themeColor="accent3" w:val="single"/>
        <w:bottom w:color="9bbb59" w:space="0" w:sz="8" w:themeColor="accent3" w:val="single"/>
      </w:tblBorders>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color="8064a2" w:space="0" w:sz="8" w:themeColor="accent4" w:val="single"/>
        <w:bottom w:color="8064a2" w:space="0" w:sz="8" w:themeColor="accent4" w:val="single"/>
      </w:tblBorders>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color="4bacc6" w:space="0" w:sz="8" w:themeColor="accent5" w:val="single"/>
        <w:bottom w:color="4bacc6" w:space="0" w:sz="8" w:themeColor="accent5" w:val="single"/>
      </w:tblBorders>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color="f79646" w:space="0" w:sz="8" w:themeColor="accent6" w:val="single"/>
        <w:bottom w:color="f79646" w:space="0" w:sz="8" w:themeColor="accent6" w:val="single"/>
      </w:tblBorders>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MediumList2">
    <w:name w:val="Medium Lis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MediumGrid2">
    <w:name w:val="Medium Grid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character" w:styleId="Hyperlink">
    <w:name w:val="Hyperlink"/>
    <w:basedOn w:val="DefaultParagraphFont"/>
    <w:uiPriority w:val="99"/>
    <w:unhideWhenUsed w:val="1"/>
    <w:rsid w:val="00F60F72"/>
    <w:rPr>
      <w:color w:val="0000ff" w:themeColor="hyperlink"/>
      <w:u w:val="single"/>
    </w:rPr>
  </w:style>
  <w:style w:type="character" w:styleId="UnresolvedMention">
    <w:name w:val="Unresolved Mention"/>
    <w:basedOn w:val="DefaultParagraphFont"/>
    <w:uiPriority w:val="99"/>
    <w:semiHidden w:val="1"/>
    <w:unhideWhenUsed w:val="1"/>
    <w:rsid w:val="00F60F72"/>
    <w:rPr>
      <w:color w:val="605e5c"/>
      <w:shd w:color="auto" w:fill="e1dfdd" w:val="clear"/>
    </w:rPr>
  </w:style>
  <w:style w:type="character" w:styleId="FollowedHyperlink">
    <w:name w:val="FollowedHyperlink"/>
    <w:basedOn w:val="DefaultParagraphFont"/>
    <w:uiPriority w:val="99"/>
    <w:semiHidden w:val="1"/>
    <w:unhideWhenUsed w:val="1"/>
    <w:rsid w:val="00CD237B"/>
    <w:rPr>
      <w:color w:val="800080" w:themeColor="followedHyperlink"/>
      <w:u w:val="single"/>
    </w:rPr>
  </w:style>
  <w:style w:type="paragraph" w:styleId="Subtitle">
    <w:name w:val="Subtitle"/>
    <w:basedOn w:val="Normal"/>
    <w:next w:val="Normal"/>
    <w:pPr/>
    <w:rPr>
      <w:rFonts w:ascii="Calibri" w:cs="Calibri" w:eastAsia="Calibri" w:hAnsi="Calibri"/>
      <w:i w:val="1"/>
      <w:color w:val="4f81bd"/>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12" Type="http://schemas.openxmlformats.org/officeDocument/2006/relationships/hyperlink" Target="https://github.com/YalakaturiNarendra/DocSpot-MERN" TargetMode="Externa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3ydiCXoxlNCvpTlW/Qy8oe6npg==">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cp:coreProperties>
</file>